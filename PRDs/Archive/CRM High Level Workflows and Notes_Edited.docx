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CRM High Level Workflows and Notes</w:t>
      </w:r>
    </w:p>
    <w:p>
      <w:pPr>
        <w:pStyle w:val="Heading1"/>
        <w:rPr/>
      </w:pPr>
      <w:r>
        <w:rPr/>
        <w:t xml:space="preserve">New items to consider: </w:t>
      </w:r>
    </w:p>
    <w:p>
      <w:pPr>
        <w:pStyle w:val="ListParagraph"/>
        <w:numPr>
          <w:ilvl w:val="0"/>
          <w:numId w:val="9"/>
        </w:numPr>
        <w:rPr/>
      </w:pPr>
      <w:r>
        <w:rPr/>
        <w:t>ability to text notifications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use of tickler notifications where an automatic notification can be specified in advance particularly useful for fundraising, outreach </w:t>
      </w:r>
    </w:p>
    <w:p>
      <w:pPr>
        <w:pStyle w:val="Normal"/>
        <w:rPr/>
      </w:pPr>
      <w:r>
        <w:rPr/>
        <w:t>This is very high level. For extra information, visit:</w:t>
      </w:r>
    </w:p>
    <w:p>
      <w:pPr>
        <w:pStyle w:val="Normal"/>
        <w:rPr/>
      </w:pPr>
      <w:r>
        <w:rPr/>
        <w:t>Client,volunteer, event journeys at</w:t>
      </w:r>
    </w:p>
    <w:p>
      <w:pPr>
        <w:pStyle w:val="Normal"/>
        <w:rPr/>
      </w:pPr>
      <w:hyperlink r:id="rId2">
        <w:r>
          <w:rPr>
            <w:rStyle w:val="Hyperlink"/>
          </w:rPr>
          <w:t>https://score.happyfox.com/kb/article/663-client-mentoring-request-auto-response-and-notifications/</w:t>
        </w:r>
      </w:hyperlink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Process client:</w:t>
      </w:r>
    </w:p>
    <w:p>
      <w:pPr>
        <w:pStyle w:val="Normal"/>
        <w:numPr>
          <w:ilvl w:val="0"/>
          <w:numId w:val="1"/>
        </w:numPr>
        <w:rPr/>
      </w:pPr>
      <w:r>
        <w:rPr/>
        <w:t>Client: anyone who requests information relevant to a business</w:t>
      </w:r>
    </w:p>
    <w:p>
      <w:pPr>
        <w:pStyle w:val="Normal"/>
        <w:numPr>
          <w:ilvl w:val="1"/>
          <w:numId w:val="1"/>
        </w:numPr>
        <w:rPr/>
      </w:pPr>
      <w:r>
        <w:rPr/>
        <w:t>Anyone under 18 with parent endorsement</w:t>
      </w:r>
    </w:p>
    <w:p>
      <w:pPr>
        <w:pStyle w:val="Normal"/>
        <w:numPr>
          <w:ilvl w:val="0"/>
          <w:numId w:val="1"/>
        </w:numPr>
        <w:rPr/>
      </w:pPr>
      <w:r>
        <w:rPr/>
        <w:t>Client Process:</w:t>
      </w:r>
    </w:p>
    <w:p>
      <w:pPr>
        <w:pStyle w:val="Normal"/>
        <w:numPr>
          <w:ilvl w:val="1"/>
          <w:numId w:val="1"/>
        </w:numPr>
        <w:rPr/>
      </w:pPr>
      <w:r>
        <w:rPr/>
        <w:t>Request a mentor : Website</w:t>
      </w:r>
    </w:p>
    <w:p>
      <w:pPr>
        <w:pStyle w:val="Normal"/>
        <w:numPr>
          <w:ilvl w:val="1"/>
          <w:numId w:val="1"/>
        </w:numPr>
        <w:rPr/>
      </w:pPr>
      <w:r>
        <w:rPr/>
        <w:t>Fill in Intake form: AI / CRM - data needed</w:t>
      </w:r>
    </w:p>
    <w:p>
      <w:pPr>
        <w:pStyle w:val="Normal"/>
        <w:numPr>
          <w:ilvl w:val="2"/>
          <w:numId w:val="1"/>
        </w:numPr>
        <w:rPr>
          <w:ins w:id="1" w:author="Unknown Author" w:date="2026-03-17T11:46:50Z"/>
        </w:rPr>
      </w:pPr>
      <w:ins w:id="0" w:author="Unknown Author" w:date="2026-03-17T11:46:50Z">
        <w:r>
          <w:rPr/>
          <w:t>What data should be collected?  What is required and what is optional?</w:t>
        </w:r>
      </w:ins>
    </w:p>
    <w:p>
      <w:pPr>
        <w:pStyle w:val="Normal"/>
        <w:numPr>
          <w:ilvl w:val="2"/>
          <w:numId w:val="1"/>
        </w:numPr>
        <w:rPr/>
      </w:pPr>
      <w:ins w:id="2" w:author="Unknown Author" w:date="2026-03-17T11:46:50Z">
        <w:r>
          <w:rPr/>
          <w:t>Are there any data fields that the user selects from a list of pre-defined items?  What are the choices?</w:t>
        </w:r>
      </w:ins>
    </w:p>
    <w:p>
      <w:pPr>
        <w:pStyle w:val="Normal"/>
        <w:numPr>
          <w:ilvl w:val="1"/>
          <w:numId w:val="1"/>
        </w:numPr>
        <w:rPr>
          <w:ins w:id="3" w:author="Unknown Author" w:date="2026-03-17T11:47:52Z"/>
        </w:rPr>
      </w:pPr>
      <w:r>
        <w:rPr/>
        <w:t>Notification to CAT team  who reviews request</w:t>
      </w:r>
    </w:p>
    <w:p>
      <w:pPr>
        <w:pStyle w:val="Normal"/>
        <w:numPr>
          <w:ilvl w:val="2"/>
          <w:numId w:val="1"/>
        </w:numPr>
        <w:rPr>
          <w:ins w:id="5" w:author="Unknown Author" w:date="2026-03-17T11:47:52Z"/>
        </w:rPr>
      </w:pPr>
      <w:ins w:id="4" w:author="Unknown Author" w:date="2026-03-17T11:47:52Z">
        <w:r>
          <w:rPr/>
          <w:t>Who is the CAT team and how are they identified in the CRM?</w:t>
        </w:r>
      </w:ins>
    </w:p>
    <w:p>
      <w:pPr>
        <w:pStyle w:val="Normal"/>
        <w:numPr>
          <w:ilvl w:val="2"/>
          <w:numId w:val="1"/>
        </w:numPr>
        <w:rPr>
          <w:ins w:id="7" w:author="Unknown Author" w:date="2026-03-17T11:47:52Z"/>
        </w:rPr>
      </w:pPr>
      <w:ins w:id="6" w:author="Unknown Author" w:date="2026-03-17T11:47:52Z">
        <w:r>
          <w:rPr/>
          <w:t>What does “Notification” mean?</w:t>
        </w:r>
      </w:ins>
    </w:p>
    <w:p>
      <w:pPr>
        <w:pStyle w:val="Normal"/>
        <w:numPr>
          <w:ilvl w:val="3"/>
          <w:numId w:val="1"/>
        </w:numPr>
        <w:rPr>
          <w:ins w:id="9" w:author="Unknown Author" w:date="2026-03-17T11:47:52Z"/>
        </w:rPr>
      </w:pPr>
      <w:ins w:id="8" w:author="Unknown Author" w:date="2026-03-17T11:47:52Z">
        <w:r>
          <w:rPr/>
          <w:t>Send an email to a user or group?</w:t>
        </w:r>
      </w:ins>
    </w:p>
    <w:p>
      <w:pPr>
        <w:pStyle w:val="Normal"/>
        <w:numPr>
          <w:ilvl w:val="3"/>
          <w:numId w:val="1"/>
        </w:numPr>
        <w:rPr>
          <w:ins w:id="12" w:author="Unknown Author" w:date="2026-03-17T11:48:53Z"/>
        </w:rPr>
      </w:pPr>
      <w:ins w:id="10" w:author="Unknown Author" w:date="2026-03-17T11:47:52Z">
        <w:r>
          <w:rPr/>
          <w:t>Provide a list of submitted intake forms when one of CAT team memb</w:t>
        </w:r>
      </w:ins>
      <w:ins w:id="11" w:author="Unknown Author" w:date="2026-03-17T11:48:53Z">
        <w:r>
          <w:rPr/>
          <w:t>ers logs on?</w:t>
        </w:r>
      </w:ins>
    </w:p>
    <w:p>
      <w:pPr>
        <w:pStyle w:val="Normal"/>
        <w:numPr>
          <w:ilvl w:val="3"/>
          <w:numId w:val="1"/>
        </w:numPr>
        <w:rPr>
          <w:ins w:id="14" w:author="Unknown Author" w:date="2026-03-17T11:48:53Z"/>
        </w:rPr>
      </w:pPr>
      <w:ins w:id="13" w:author="Unknown Author" w:date="2026-03-17T11:48:53Z">
        <w:r>
          <w:rPr/>
          <w:t>Send Text message?</w:t>
        </w:r>
      </w:ins>
    </w:p>
    <w:p>
      <w:pPr>
        <w:pStyle w:val="Normal"/>
        <w:numPr>
          <w:ilvl w:val="2"/>
          <w:numId w:val="1"/>
        </w:numPr>
        <w:rPr>
          <w:ins w:id="16" w:author="Unknown Author" w:date="2026-03-17T11:48:53Z"/>
        </w:rPr>
      </w:pPr>
      <w:ins w:id="15" w:author="Unknown Author" w:date="2026-03-17T11:48:53Z">
        <w:r>
          <w:rPr/>
          <w:t>What is the process to “Review Request”?</w:t>
        </w:r>
      </w:ins>
    </w:p>
    <w:p>
      <w:pPr>
        <w:pStyle w:val="Normal"/>
        <w:numPr>
          <w:ilvl w:val="3"/>
          <w:numId w:val="1"/>
        </w:numPr>
        <w:rPr>
          <w:ins w:id="18" w:author="Unknown Author" w:date="2026-03-17T11:48:53Z"/>
        </w:rPr>
      </w:pPr>
      <w:ins w:id="17" w:author="Unknown Author" w:date="2026-03-17T11:48:53Z">
        <w:r>
          <w:rPr/>
          <w:t>Is there a vetting process?</w:t>
        </w:r>
      </w:ins>
    </w:p>
    <w:p>
      <w:pPr>
        <w:pStyle w:val="Normal"/>
        <w:numPr>
          <w:ilvl w:val="3"/>
          <w:numId w:val="1"/>
        </w:numPr>
        <w:rPr/>
      </w:pPr>
      <w:ins w:id="19" w:author="Unknown Author" w:date="2026-03-17T11:48:53Z">
        <w:r>
          <w:rPr/>
          <w:t>What information s</w:t>
        </w:r>
      </w:ins>
      <w:ins w:id="20" w:author="Unknown Author" w:date="2026-03-17T11:49:54Z">
        <w:r>
          <w:rPr/>
          <w:t>hould be collected during review?</w:t>
        </w:r>
      </w:ins>
    </w:p>
    <w:p>
      <w:pPr>
        <w:pStyle w:val="Normal"/>
        <w:numPr>
          <w:ilvl w:val="1"/>
          <w:numId w:val="1"/>
        </w:numPr>
        <w:rPr/>
      </w:pPr>
      <w:r>
        <w:rPr/>
        <w:t>Automated match to mentor  … but with review</w:t>
      </w:r>
    </w:p>
    <w:p>
      <w:pPr>
        <w:pStyle w:val="Normal"/>
        <w:numPr>
          <w:ilvl w:val="2"/>
          <w:numId w:val="1"/>
        </w:numPr>
        <w:rPr>
          <w:ins w:id="21" w:author="Unknown Author" w:date="2026-03-17T11:50:30Z"/>
        </w:rPr>
      </w:pPr>
      <w:r>
        <w:rPr/>
        <w:t>Related: mentor fills out profile … we need specification for referral like tri c- cdc (economic community development centers mostly in underserved Cleveland neighborhoods) – cohort (cohorts are courses of business students provided by schools or organizations where the schools hold classes and request mentors from us for their programs).</w:t>
      </w:r>
    </w:p>
    <w:p>
      <w:pPr>
        <w:pStyle w:val="Normal"/>
        <w:numPr>
          <w:ilvl w:val="2"/>
          <w:numId w:val="1"/>
        </w:numPr>
        <w:rPr>
          <w:ins w:id="23" w:author="Unknown Author" w:date="2026-03-17T11:50:30Z"/>
        </w:rPr>
      </w:pPr>
      <w:ins w:id="22" w:author="Unknown Author" w:date="2026-03-17T11:50:30Z">
        <w:r>
          <w:rPr/>
          <w:t xml:space="preserve">What is match criteria?   </w:t>
        </w:r>
      </w:ins>
    </w:p>
    <w:p>
      <w:pPr>
        <w:pStyle w:val="Normal"/>
        <w:numPr>
          <w:ilvl w:val="2"/>
          <w:numId w:val="1"/>
        </w:numPr>
        <w:rPr>
          <w:ins w:id="25" w:author="Unknown Author" w:date="2026-03-17T11:50:30Z"/>
        </w:rPr>
      </w:pPr>
      <w:ins w:id="24" w:author="Unknown Author" w:date="2026-03-17T11:50:30Z">
        <w:r>
          <w:rPr/>
          <w:t>Is there a review process after automated match?</w:t>
        </w:r>
      </w:ins>
    </w:p>
    <w:p>
      <w:pPr>
        <w:pStyle w:val="Normal"/>
        <w:numPr>
          <w:ilvl w:val="2"/>
          <w:numId w:val="1"/>
        </w:numPr>
        <w:rPr/>
      </w:pPr>
      <w:ins w:id="26" w:author="Unknown Author" w:date="2026-03-17T11:50:30Z">
        <w:r>
          <w:rPr/>
          <w:t>What happens if no match is made?</w:t>
        </w:r>
      </w:ins>
    </w:p>
    <w:p>
      <w:pPr>
        <w:pStyle w:val="Normal"/>
        <w:numPr>
          <w:ilvl w:val="1"/>
          <w:numId w:val="1"/>
        </w:numPr>
        <w:rPr/>
      </w:pPr>
      <w:r>
        <w:rPr/>
        <w:t>Notifications: - by text using google voice or preferably CRM bolt-on</w:t>
      </w:r>
    </w:p>
    <w:p>
      <w:pPr>
        <w:pStyle w:val="Normal"/>
        <w:numPr>
          <w:ilvl w:val="2"/>
          <w:numId w:val="1"/>
        </w:numPr>
        <w:rPr/>
      </w:pPr>
      <w:r>
        <w:rPr/>
        <w:t xml:space="preserve">Mentor is notified of assignment by automated text bolt on from CRM </w:t>
      </w:r>
    </w:p>
    <w:p>
      <w:pPr>
        <w:pStyle w:val="Normal"/>
        <w:numPr>
          <w:ilvl w:val="3"/>
          <w:numId w:val="1"/>
        </w:numPr>
        <w:rPr>
          <w:ins w:id="27" w:author="Unknown Author" w:date="2026-03-17T11:52:06Z"/>
        </w:rPr>
      </w:pPr>
      <w:r>
        <w:rPr/>
        <w:t>Need to contact client within 2 business days</w:t>
      </w:r>
    </w:p>
    <w:p>
      <w:pPr>
        <w:pStyle w:val="Normal"/>
        <w:numPr>
          <w:ilvl w:val="4"/>
          <w:numId w:val="1"/>
        </w:numPr>
        <w:rPr/>
      </w:pPr>
      <w:ins w:id="28" w:author="Unknown Author" w:date="2026-03-17T11:52:06Z">
        <w:r>
          <w:rPr/>
          <w:t>Is there an automatic notification from CRM that the request was received prior to Mentor assignment/ contact?</w:t>
        </w:r>
      </w:ins>
    </w:p>
    <w:p>
      <w:pPr>
        <w:pStyle w:val="Normal"/>
        <w:numPr>
          <w:ilvl w:val="3"/>
          <w:numId w:val="1"/>
        </w:numPr>
        <w:rPr>
          <w:ins w:id="29" w:author="Unknown Author" w:date="2026-03-17T11:53:32Z"/>
        </w:rPr>
      </w:pPr>
      <w:r>
        <w:rPr/>
        <w:t>Mentor sets up an appointment</w:t>
      </w:r>
    </w:p>
    <w:p>
      <w:pPr>
        <w:pStyle w:val="Normal"/>
        <w:numPr>
          <w:ilvl w:val="4"/>
          <w:numId w:val="1"/>
        </w:numPr>
        <w:rPr>
          <w:ins w:id="32" w:author="Unknown Author" w:date="2026-03-17T11:54:33Z"/>
        </w:rPr>
      </w:pPr>
      <w:ins w:id="30" w:author="Unknown Author" w:date="2026-03-17T11:53:32Z">
        <w:r>
          <w:rPr/>
          <w:t xml:space="preserve">Does the CRM track / automate the Mentor outreach (email/text?) so that it knows that the Client has been contacted within the appropriate </w:t>
        </w:r>
      </w:ins>
      <w:ins w:id="31" w:author="Unknown Author" w:date="2026-03-17T11:54:33Z">
        <w:r>
          <w:rPr/>
          <w:t>timeframe?</w:t>
        </w:r>
      </w:ins>
    </w:p>
    <w:p>
      <w:pPr>
        <w:pStyle w:val="Normal"/>
        <w:numPr>
          <w:ilvl w:val="4"/>
          <w:numId w:val="1"/>
        </w:numPr>
        <w:rPr/>
      </w:pPr>
      <w:ins w:id="33" w:author="Unknown Author" w:date="2026-03-17T11:54:33Z">
        <w:r>
          <w:rPr/>
          <w:t>Does the CRM track that an appointment was set so it knows when next engagement contact is scheduled?</w:t>
        </w:r>
      </w:ins>
    </w:p>
    <w:p>
      <w:pPr>
        <w:pStyle w:val="Normal"/>
        <w:numPr>
          <w:ilvl w:val="2"/>
          <w:numId w:val="1"/>
        </w:numPr>
        <w:rPr/>
      </w:pPr>
      <w:r>
        <w:rPr/>
        <w:t>Automated Client notification of request  and they should be contacted shortly</w:t>
      </w:r>
    </w:p>
    <w:p>
      <w:pPr>
        <w:pStyle w:val="Normal"/>
        <w:numPr>
          <w:ilvl w:val="3"/>
          <w:numId w:val="1"/>
        </w:numPr>
        <w:rPr>
          <w:ins w:id="34" w:author="Unknown Author" w:date="2026-03-17T11:55:32Z"/>
        </w:rPr>
      </w:pPr>
      <w:r>
        <w:rPr/>
        <w:t>Include client expectations</w:t>
      </w:r>
    </w:p>
    <w:p>
      <w:pPr>
        <w:pStyle w:val="Normal"/>
        <w:numPr>
          <w:ilvl w:val="4"/>
          <w:numId w:val="1"/>
        </w:numPr>
        <w:rPr>
          <w:ins w:id="36" w:author="Unknown Author" w:date="2026-03-17T11:55:32Z"/>
        </w:rPr>
      </w:pPr>
      <w:ins w:id="35" w:author="Unknown Author" w:date="2026-03-17T11:55:32Z">
        <w:r>
          <w:rPr/>
          <w:t>What are client expectations?  Is this just text in a response email?</w:t>
        </w:r>
      </w:ins>
    </w:p>
    <w:p>
      <w:pPr>
        <w:pStyle w:val="Normal"/>
        <w:numPr>
          <w:ilvl w:val="4"/>
          <w:numId w:val="1"/>
        </w:numPr>
        <w:rPr/>
      </w:pPr>
      <w:ins w:id="37" w:author="Unknown Author" w:date="2026-03-17T11:55:32Z">
        <w:r>
          <w:rPr/>
          <w:t>Are there different responses if they are from a partner/cohort?</w:t>
        </w:r>
      </w:ins>
    </w:p>
    <w:p>
      <w:pPr>
        <w:pStyle w:val="Normal"/>
        <w:numPr>
          <w:ilvl w:val="2"/>
          <w:numId w:val="1"/>
        </w:numPr>
        <w:rPr>
          <w:ins w:id="38" w:author="Unknown Author" w:date="2026-03-17T11:56:22Z"/>
        </w:rPr>
      </w:pPr>
      <w:r>
        <w:rPr/>
        <w:t>Notification to client of survey for NPS</w:t>
      </w:r>
    </w:p>
    <w:p>
      <w:pPr>
        <w:pStyle w:val="Normal"/>
        <w:numPr>
          <w:ilvl w:val="3"/>
          <w:numId w:val="1"/>
        </w:numPr>
        <w:rPr>
          <w:ins w:id="40" w:author="Unknown Author" w:date="2026-03-17T11:56:22Z"/>
        </w:rPr>
      </w:pPr>
      <w:ins w:id="39" w:author="Unknown Author" w:date="2026-03-17T11:56:22Z">
        <w:r>
          <w:rPr/>
          <w:t>When are client surveys sent?</w:t>
        </w:r>
      </w:ins>
    </w:p>
    <w:p>
      <w:pPr>
        <w:pStyle w:val="Normal"/>
        <w:numPr>
          <w:ilvl w:val="3"/>
          <w:numId w:val="1"/>
        </w:numPr>
        <w:rPr/>
      </w:pPr>
      <w:ins w:id="41" w:author="Unknown Author" w:date="2026-03-17T11:56:22Z">
        <w:r>
          <w:rPr/>
          <w:t>What information should be included in the client survey?</w:t>
        </w:r>
      </w:ins>
    </w:p>
    <w:p>
      <w:pPr>
        <w:pStyle w:val="Normal"/>
        <w:numPr>
          <w:ilvl w:val="3"/>
          <w:numId w:val="1"/>
        </w:numPr>
        <w:rPr>
          <w:ins w:id="42" w:author="Unknown Author" w:date="2026-03-17T11:57:00Z"/>
        </w:rPr>
      </w:pPr>
      <w:r>
        <w:rPr/>
        <w:t>CRM to track NPS survey results</w:t>
      </w:r>
    </w:p>
    <w:p>
      <w:pPr>
        <w:pStyle w:val="Normal"/>
        <w:numPr>
          <w:ilvl w:val="4"/>
          <w:numId w:val="1"/>
        </w:numPr>
        <w:rPr>
          <w:ins w:id="44" w:author="Unknown Author" w:date="2026-03-17T11:57:00Z"/>
        </w:rPr>
      </w:pPr>
      <w:ins w:id="43" w:author="Unknown Author" w:date="2026-03-17T11:57:00Z">
        <w:r>
          <w:rPr/>
          <w:t>What data needs to be tracked?</w:t>
        </w:r>
      </w:ins>
    </w:p>
    <w:p>
      <w:pPr>
        <w:pStyle w:val="Normal"/>
        <w:numPr>
          <w:ilvl w:val="4"/>
          <w:numId w:val="1"/>
        </w:numPr>
        <w:rPr/>
      </w:pPr>
      <w:ins w:id="45" w:author="Unknown Author" w:date="2026-03-17T11:57:00Z">
        <w:r>
          <w:rPr/>
          <w:t>Who has access to the data?</w:t>
        </w:r>
      </w:ins>
    </w:p>
    <w:p>
      <w:pPr>
        <w:pStyle w:val="Normal"/>
        <w:numPr>
          <w:ilvl w:val="1"/>
          <w:numId w:val="1"/>
        </w:numPr>
        <w:rPr/>
      </w:pPr>
      <w:r>
        <w:rPr/>
        <w:t>Mentor must have the ability to:</w:t>
      </w:r>
    </w:p>
    <w:p>
      <w:pPr>
        <w:pStyle w:val="Normal"/>
        <w:numPr>
          <w:ilvl w:val="2"/>
          <w:numId w:val="1"/>
        </w:numPr>
        <w:rPr/>
      </w:pPr>
      <w:r>
        <w:rPr/>
        <w:t>Make case notes</w:t>
      </w:r>
    </w:p>
    <w:p>
      <w:pPr>
        <w:pStyle w:val="Normal"/>
        <w:numPr>
          <w:ilvl w:val="2"/>
          <w:numId w:val="1"/>
        </w:numPr>
        <w:rPr/>
      </w:pPr>
      <w:r>
        <w:rPr/>
        <w:t>Make session notes</w:t>
      </w:r>
    </w:p>
    <w:p>
      <w:pPr>
        <w:pStyle w:val="Normal"/>
        <w:numPr>
          <w:ilvl w:val="3"/>
          <w:numId w:val="1"/>
        </w:numPr>
        <w:rPr/>
      </w:pPr>
      <w:r>
        <w:rPr/>
        <w:t>Need format for session notes:</w:t>
      </w:r>
    </w:p>
    <w:p>
      <w:pPr>
        <w:pStyle w:val="Normal"/>
        <w:numPr>
          <w:ilvl w:val="4"/>
          <w:numId w:val="1"/>
        </w:numPr>
        <w:rPr/>
      </w:pPr>
      <w:r>
        <w:rPr/>
        <w:t>Goals, action items, follow-up</w:t>
      </w:r>
    </w:p>
    <w:p>
      <w:pPr>
        <w:pStyle w:val="Normal"/>
        <w:numPr>
          <w:ilvl w:val="4"/>
          <w:numId w:val="1"/>
        </w:numPr>
        <w:rPr/>
      </w:pPr>
      <w:r>
        <w:rPr/>
        <w:t xml:space="preserve">Calendar as a tickler file </w:t>
      </w:r>
    </w:p>
    <w:p>
      <w:pPr>
        <w:pStyle w:val="Normal"/>
        <w:numPr>
          <w:ilvl w:val="1"/>
          <w:numId w:val="1"/>
        </w:numPr>
        <w:rPr/>
      </w:pPr>
      <w:r>
        <w:rPr/>
        <w:t>Notification to mentor Within a period of time, one month and six months - use tickler</w:t>
      </w:r>
    </w:p>
    <w:p>
      <w:pPr>
        <w:pStyle w:val="Normal"/>
        <w:numPr>
          <w:ilvl w:val="2"/>
          <w:numId w:val="1"/>
        </w:numPr>
        <w:rPr/>
      </w:pPr>
      <w:r>
        <w:rPr/>
        <w:t>Status of business: started or not and include details such as dates, male or female owned, minority owner?</w:t>
      </w:r>
    </w:p>
    <w:p>
      <w:pPr>
        <w:pStyle w:val="Normal"/>
        <w:numPr>
          <w:ilvl w:val="2"/>
          <w:numId w:val="1"/>
        </w:numPr>
        <w:rPr/>
      </w:pPr>
      <w:r>
        <w:rPr/>
        <w:t>Type of business: nonprofit or for profit</w:t>
      </w:r>
    </w:p>
    <w:p>
      <w:pPr>
        <w:pStyle w:val="Normal"/>
        <w:numPr>
          <w:ilvl w:val="2"/>
          <w:numId w:val="1"/>
        </w:numPr>
        <w:rPr/>
      </w:pPr>
      <w:r>
        <w:rPr/>
        <w:t>If no response, close</w:t>
      </w:r>
    </w:p>
    <w:p>
      <w:pPr>
        <w:pStyle w:val="Normal"/>
        <w:numPr>
          <w:ilvl w:val="2"/>
          <w:numId w:val="1"/>
        </w:numPr>
        <w:rPr/>
      </w:pPr>
      <w:r>
        <w:rPr/>
        <w:t>Note: include business phase, idea, startup, active, growth, close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2"/>
        </w:numPr>
        <w:rPr/>
      </w:pPr>
      <w:r>
        <w:rPr/>
        <w:t>Record fields</w:t>
      </w:r>
    </w:p>
    <w:p>
      <w:pPr>
        <w:pStyle w:val="Normal"/>
        <w:numPr>
          <w:ilvl w:val="0"/>
          <w:numId w:val="2"/>
        </w:numPr>
        <w:rPr/>
      </w:pPr>
      <w:r>
        <w:rPr/>
        <w:t>Metrics Reporting</w:t>
      </w:r>
    </w:p>
    <w:p>
      <w:pPr>
        <w:pStyle w:val="Normal"/>
        <w:numPr>
          <w:ilvl w:val="1"/>
          <w:numId w:val="2"/>
        </w:numPr>
        <w:rPr/>
      </w:pPr>
      <w:r>
        <w:rPr/>
        <w:t>How many employees hired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Process Provisional:</w:t>
      </w:r>
    </w:p>
    <w:p>
      <w:pPr>
        <w:pStyle w:val="Normal"/>
        <w:rPr/>
      </w:pPr>
      <w:r>
        <w:rPr/>
        <w:t>Provisional: someone who applies to be a volunteer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Process:</w:t>
      </w:r>
    </w:p>
    <w:p>
      <w:pPr>
        <w:pStyle w:val="Normal"/>
        <w:numPr>
          <w:ilvl w:val="0"/>
          <w:numId w:val="3"/>
        </w:numPr>
        <w:rPr/>
      </w:pPr>
      <w:r>
        <w:rPr/>
        <w:t>Request volunteer application</w:t>
      </w:r>
    </w:p>
    <w:p>
      <w:pPr>
        <w:pStyle w:val="Normal"/>
        <w:numPr>
          <w:ilvl w:val="0"/>
          <w:numId w:val="3"/>
        </w:numPr>
        <w:rPr/>
      </w:pPr>
      <w:r>
        <w:rPr/>
        <w:t>Fill out intake form</w:t>
      </w:r>
    </w:p>
    <w:p>
      <w:pPr>
        <w:pStyle w:val="Normal"/>
        <w:numPr>
          <w:ilvl w:val="0"/>
          <w:numId w:val="3"/>
        </w:numPr>
        <w:rPr/>
      </w:pPr>
      <w:r>
        <w:rPr/>
        <w:t>Notification to membership chair</w:t>
      </w:r>
    </w:p>
    <w:p>
      <w:pPr>
        <w:pStyle w:val="Normal"/>
        <w:numPr>
          <w:ilvl w:val="1"/>
          <w:numId w:val="3"/>
        </w:numPr>
        <w:rPr/>
      </w:pPr>
      <w:r>
        <w:rPr/>
        <w:t>Membership arranges interviews and notifies interviewers</w:t>
      </w:r>
    </w:p>
    <w:p>
      <w:pPr>
        <w:pStyle w:val="Normal"/>
        <w:numPr>
          <w:ilvl w:val="1"/>
          <w:numId w:val="3"/>
        </w:numPr>
        <w:rPr/>
      </w:pPr>
      <w:r>
        <w:rPr/>
        <w:t>Interviewers and Interview status in CRM</w:t>
      </w:r>
    </w:p>
    <w:p>
      <w:pPr>
        <w:pStyle w:val="Normal"/>
        <w:numPr>
          <w:ilvl w:val="1"/>
          <w:numId w:val="3"/>
        </w:numPr>
        <w:rPr/>
      </w:pPr>
      <w:r>
        <w:rPr/>
        <w:t>Notification to provisional of acceptance and training requirements</w:t>
      </w:r>
    </w:p>
    <w:p>
      <w:pPr>
        <w:pStyle w:val="Normal"/>
        <w:numPr>
          <w:ilvl w:val="1"/>
          <w:numId w:val="3"/>
        </w:numPr>
        <w:rPr/>
      </w:pPr>
      <w:r>
        <w:rPr/>
        <w:t>Training courses completion must be linked in to CRM</w:t>
      </w:r>
    </w:p>
    <w:p>
      <w:pPr>
        <w:pStyle w:val="Normal"/>
        <w:numPr>
          <w:ilvl w:val="1"/>
          <w:numId w:val="3"/>
        </w:numPr>
        <w:rPr/>
      </w:pPr>
      <w:r>
        <w:rPr/>
        <w:t>Notification to client and coach of assignment</w:t>
      </w:r>
    </w:p>
    <w:p>
      <w:pPr>
        <w:pStyle w:val="Normal"/>
        <w:numPr>
          <w:ilvl w:val="2"/>
          <w:numId w:val="3"/>
        </w:numPr>
        <w:rPr/>
      </w:pPr>
      <w:r>
        <w:rPr/>
        <w:t>CRM holds coach assignments</w:t>
      </w:r>
    </w:p>
    <w:p>
      <w:pPr>
        <w:pStyle w:val="Normal"/>
        <w:numPr>
          <w:ilvl w:val="1"/>
          <w:numId w:val="3"/>
        </w:numPr>
        <w:rPr/>
      </w:pPr>
      <w:r>
        <w:rPr/>
        <w:t xml:space="preserve">Notification of provisional status to membership </w:t>
      </w:r>
    </w:p>
    <w:p>
      <w:pPr>
        <w:pStyle w:val="Normal"/>
        <w:numPr>
          <w:ilvl w:val="1"/>
          <w:numId w:val="3"/>
        </w:numPr>
        <w:rPr/>
      </w:pPr>
      <w:r>
        <w:rPr/>
        <w:t>Membership activates or resigns provisional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Process: Volunteer</w:t>
      </w:r>
    </w:p>
    <w:p>
      <w:pPr>
        <w:pStyle w:val="Normal"/>
        <w:rPr/>
      </w:pPr>
      <w:r>
        <w:rPr/>
        <w:t>A volunteer can be a mentor and/or a non-mentor</w:t>
      </w:r>
    </w:p>
    <w:p>
      <w:pPr>
        <w:pStyle w:val="Normal"/>
        <w:rPr/>
      </w:pPr>
      <w:r>
        <w:rPr/>
        <w:t>Mentor: one who provides mentoring or information to a client</w:t>
      </w:r>
    </w:p>
    <w:p>
      <w:pPr>
        <w:pStyle w:val="Normal"/>
        <w:rPr/>
      </w:pPr>
      <w:r>
        <w:rPr/>
        <w:t>Volunteer: provide sustainable work to organization</w:t>
      </w:r>
    </w:p>
    <w:p>
      <w:pPr>
        <w:pStyle w:val="Normal"/>
        <w:rPr/>
      </w:pPr>
      <w:r>
        <w:rPr/>
        <w:t>Mentor Profile needs:</w:t>
      </w:r>
    </w:p>
    <w:p>
      <w:pPr>
        <w:pStyle w:val="Normal"/>
        <w:numPr>
          <w:ilvl w:val="0"/>
          <w:numId w:val="4"/>
        </w:numPr>
        <w:rPr/>
      </w:pPr>
      <w:r>
        <w:rPr/>
        <w:t>Contact info</w:t>
      </w:r>
    </w:p>
    <w:p>
      <w:pPr>
        <w:pStyle w:val="Normal"/>
        <w:numPr>
          <w:ilvl w:val="0"/>
          <w:numId w:val="4"/>
        </w:numPr>
        <w:rPr/>
      </w:pPr>
      <w:r>
        <w:rPr/>
        <w:t>Skills, catigories: industry, job position, experience</w:t>
      </w:r>
    </w:p>
    <w:p>
      <w:pPr>
        <w:pStyle w:val="Normal"/>
        <w:numPr>
          <w:ilvl w:val="0"/>
          <w:numId w:val="4"/>
        </w:numPr>
        <w:rPr/>
      </w:pPr>
      <w:r>
        <w:rPr/>
        <w:t>expertise : businees disciplien e.g. accounting</w:t>
      </w:r>
    </w:p>
    <w:p>
      <w:pPr>
        <w:pStyle w:val="Normal"/>
        <w:numPr>
          <w:ilvl w:val="0"/>
          <w:numId w:val="4"/>
        </w:numPr>
        <w:rPr/>
      </w:pPr>
      <w:r>
        <w:rPr/>
        <w:t>Track workload</w:t>
      </w:r>
    </w:p>
    <w:p>
      <w:pPr>
        <w:pStyle w:val="Normal"/>
        <w:numPr>
          <w:ilvl w:val="0"/>
          <w:numId w:val="4"/>
        </w:numPr>
        <w:rPr/>
      </w:pPr>
      <w:r>
        <w:rPr/>
        <w:t>Put on pause</w:t>
      </w:r>
    </w:p>
    <w:p>
      <w:pPr>
        <w:pStyle w:val="Normal"/>
        <w:numPr>
          <w:ilvl w:val="0"/>
          <w:numId w:val="4"/>
        </w:numPr>
        <w:rPr/>
      </w:pPr>
      <w:r>
        <w:rPr/>
        <w:t>Track mentees</w:t>
      </w:r>
    </w:p>
    <w:p>
      <w:pPr>
        <w:pStyle w:val="Normal"/>
        <w:numPr>
          <w:ilvl w:val="0"/>
          <w:numId w:val="4"/>
        </w:numPr>
        <w:rPr/>
      </w:pPr>
      <w:r>
        <w:rPr/>
        <w:t>Track training they do</w:t>
      </w:r>
    </w:p>
    <w:p>
      <w:pPr>
        <w:pStyle w:val="Normal"/>
        <w:numPr>
          <w:ilvl w:val="0"/>
          <w:numId w:val="5"/>
        </w:numPr>
        <w:rPr/>
      </w:pPr>
      <w:r>
        <w:rPr/>
        <w:t>Fill out an application</w:t>
      </w:r>
    </w:p>
    <w:p>
      <w:pPr>
        <w:pStyle w:val="Normal"/>
        <w:numPr>
          <w:ilvl w:val="0"/>
          <w:numId w:val="5"/>
        </w:numPr>
        <w:rPr/>
      </w:pPr>
      <w:r>
        <w:rPr/>
        <w:t>Goes to provisional process</w:t>
      </w:r>
    </w:p>
    <w:p>
      <w:pPr>
        <w:pStyle w:val="Normal"/>
        <w:numPr>
          <w:ilvl w:val="0"/>
          <w:numId w:val="5"/>
        </w:numPr>
        <w:rPr/>
      </w:pPr>
      <w:r>
        <w:rPr/>
        <w:t>NPS survey results</w:t>
      </w:r>
    </w:p>
    <w:p>
      <w:pPr>
        <w:pStyle w:val="Normal"/>
        <w:rPr/>
      </w:pPr>
      <w:r>
        <w:rPr/>
        <w:t>Process is folded into into the client process</w:t>
      </w:r>
    </w:p>
    <w:p>
      <w:pPr>
        <w:pStyle w:val="Normal"/>
        <w:rPr/>
      </w:pPr>
      <w:r>
        <w:rPr/>
        <w:t>Volunteer:</w:t>
      </w:r>
    </w:p>
    <w:p>
      <w:pPr>
        <w:pStyle w:val="Normal"/>
        <w:numPr>
          <w:ilvl w:val="0"/>
          <w:numId w:val="6"/>
        </w:numPr>
        <w:rPr/>
      </w:pPr>
      <w:r>
        <w:rPr/>
        <w:t>Intake form … branch mentor or volunteer</w:t>
      </w:r>
    </w:p>
    <w:p>
      <w:pPr>
        <w:pStyle w:val="Normal"/>
        <w:numPr>
          <w:ilvl w:val="0"/>
          <w:numId w:val="6"/>
        </w:numPr>
        <w:rPr/>
      </w:pPr>
      <w:r>
        <w:rPr/>
        <w:t>tracking</w:t>
      </w:r>
    </w:p>
    <w:p>
      <w:pPr>
        <w:pStyle w:val="Normal"/>
        <w:numPr>
          <w:ilvl w:val="1"/>
          <w:numId w:val="6"/>
        </w:numPr>
        <w:rPr/>
      </w:pPr>
      <w:r>
        <w:rPr/>
        <w:t>What are they volunteering for</w:t>
      </w:r>
    </w:p>
    <w:p>
      <w:pPr>
        <w:pStyle w:val="Normal"/>
        <w:numPr>
          <w:ilvl w:val="1"/>
          <w:numId w:val="6"/>
        </w:numPr>
        <w:rPr/>
      </w:pPr>
      <w:r>
        <w:rPr/>
        <w:t>Amount of time spent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Process: Workshops</w:t>
      </w:r>
    </w:p>
    <w:p>
      <w:pPr>
        <w:pStyle w:val="Normal"/>
        <w:rPr/>
      </w:pPr>
      <w:r>
        <w:rPr/>
        <w:t>Highlighted areas are needs for CRM</w:t>
      </w:r>
    </w:p>
    <w:p>
      <w:pPr>
        <w:pStyle w:val="Normal"/>
        <w:rPr/>
      </w:pPr>
      <w:r>
        <w:rPr/>
        <w:t>Workshop: online or inline presentation of educational material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Process:</w:t>
      </w:r>
    </w:p>
    <w:p>
      <w:pPr>
        <w:pStyle w:val="Normal"/>
        <w:numPr>
          <w:ilvl w:val="0"/>
          <w:numId w:val="7"/>
        </w:numPr>
        <w:rPr/>
      </w:pPr>
      <w:r>
        <w:rPr/>
        <w:t>CRM holds presentation info</w:t>
      </w:r>
    </w:p>
    <w:p>
      <w:pPr>
        <w:pStyle w:val="Normal"/>
        <w:numPr>
          <w:ilvl w:val="1"/>
          <w:numId w:val="7"/>
        </w:numPr>
        <w:rPr/>
      </w:pPr>
      <w:r>
        <w:rPr/>
        <w:t>Name, date, online/in-person, presenter name, location if in person</w:t>
      </w:r>
    </w:p>
    <w:p>
      <w:pPr>
        <w:pStyle w:val="Normal"/>
        <w:numPr>
          <w:ilvl w:val="1"/>
          <w:numId w:val="7"/>
        </w:numPr>
        <w:rPr/>
      </w:pPr>
      <w:r>
        <w:rPr/>
        <w:t>Link to registration form - workshop committee - optimal process</w:t>
      </w:r>
    </w:p>
    <w:p>
      <w:pPr>
        <w:pStyle w:val="Normal"/>
        <w:numPr>
          <w:ilvl w:val="2"/>
          <w:numId w:val="7"/>
        </w:numPr>
        <w:rPr/>
      </w:pPr>
      <w:r>
        <w:rPr/>
        <w:t>could be done in constant contact rather than crm</w:t>
      </w:r>
    </w:p>
    <w:p>
      <w:pPr>
        <w:pStyle w:val="Normal"/>
        <w:numPr>
          <w:ilvl w:val="3"/>
          <w:numId w:val="7"/>
        </w:numPr>
        <w:rPr/>
      </w:pPr>
      <w:r>
        <w:rPr/>
        <w:t>Marketing done in cc</w:t>
      </w:r>
    </w:p>
    <w:p>
      <w:pPr>
        <w:pStyle w:val="Normal"/>
        <w:numPr>
          <w:ilvl w:val="3"/>
          <w:numId w:val="7"/>
        </w:numPr>
        <w:rPr/>
      </w:pPr>
      <w:r>
        <w:rPr/>
        <w:t>Registration in cc</w:t>
      </w:r>
    </w:p>
    <w:p>
      <w:pPr>
        <w:pStyle w:val="Normal"/>
        <w:numPr>
          <w:ilvl w:val="3"/>
          <w:numId w:val="7"/>
        </w:numPr>
        <w:rPr/>
      </w:pPr>
      <w:r>
        <w:rPr/>
        <w:t>Cc linked to zoom for who attends</w:t>
      </w:r>
    </w:p>
    <w:p>
      <w:pPr>
        <w:pStyle w:val="Normal"/>
        <w:numPr>
          <w:ilvl w:val="3"/>
          <w:numId w:val="7"/>
        </w:numPr>
        <w:rPr/>
      </w:pPr>
      <w:r>
        <w:rPr/>
        <w:t>CC links to social media: Facebook, linkedin</w:t>
      </w:r>
    </w:p>
    <w:p>
      <w:pPr>
        <w:pStyle w:val="Normal"/>
        <w:numPr>
          <w:ilvl w:val="3"/>
          <w:numId w:val="7"/>
        </w:numPr>
        <w:rPr/>
      </w:pPr>
      <w:r>
        <w:rPr/>
        <w:t>Create survey in CC</w:t>
      </w:r>
    </w:p>
    <w:p>
      <w:pPr>
        <w:pStyle w:val="Normal"/>
        <w:numPr>
          <w:ilvl w:val="3"/>
          <w:numId w:val="7"/>
        </w:numPr>
        <w:rPr/>
      </w:pPr>
      <w:r>
        <w:rPr/>
        <w:t>Possible texting of reminders for upcoming webinars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8"/>
        </w:numPr>
        <w:rPr/>
      </w:pPr>
      <w:r>
        <w:rPr/>
        <w:t>Track:</w:t>
      </w:r>
    </w:p>
    <w:p>
      <w:pPr>
        <w:pStyle w:val="Normal"/>
        <w:numPr>
          <w:ilvl w:val="1"/>
          <w:numId w:val="8"/>
        </w:numPr>
        <w:rPr/>
      </w:pPr>
      <w:r>
        <w:rPr/>
        <w:t>Client attended - profile holds client courses taken CRM</w:t>
      </w:r>
    </w:p>
    <w:p>
      <w:pPr>
        <w:pStyle w:val="Normal"/>
        <w:numPr>
          <w:ilvl w:val="1"/>
          <w:numId w:val="8"/>
        </w:numPr>
        <w:rPr/>
      </w:pPr>
      <w:r>
        <w:rPr/>
        <w:t>Number of webinars given - CRM</w:t>
      </w:r>
    </w:p>
    <w:p>
      <w:pPr>
        <w:pStyle w:val="Normal"/>
        <w:numPr>
          <w:ilvl w:val="1"/>
          <w:numId w:val="8"/>
        </w:numPr>
        <w:rPr/>
      </w:pPr>
      <w:r>
        <w:rPr/>
        <w:t>Evaluations - CRM</w:t>
      </w:r>
    </w:p>
    <w:p>
      <w:pPr>
        <w:pStyle w:val="Normal"/>
        <w:numPr>
          <w:ilvl w:val="1"/>
          <w:numId w:val="8"/>
        </w:numPr>
        <w:rPr/>
      </w:pPr>
      <w:r>
        <w:rPr/>
        <w:t>No. of attendees … from other system like zoom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 </w:t>
      </w:r>
      <w:r>
        <w:rPr/>
        <w:t>Process: Partners and funders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Partner or Funder noted in Profile</w:t>
      </w:r>
    </w:p>
    <w:p>
      <w:pPr>
        <w:pStyle w:val="Normal"/>
        <w:rPr/>
      </w:pPr>
      <w:r>
        <w:rPr/>
        <w:t>Contact information</w:t>
      </w:r>
    </w:p>
    <w:p>
      <w:pPr>
        <w:pStyle w:val="Normal"/>
        <w:rPr/>
      </w:pPr>
      <w:r>
        <w:rPr/>
        <w:t xml:space="preserve">Session info </w:t>
      </w:r>
    </w:p>
    <w:p>
      <w:pPr>
        <w:pStyle w:val="Normal"/>
        <w:rPr/>
      </w:pPr>
      <w:r>
        <w:rPr/>
        <w:t>Calendar as a tickler file</w:t>
      </w:r>
    </w:p>
    <w:p>
      <w:pPr>
        <w:pStyle w:val="Normal"/>
        <w:rPr/>
      </w:pPr>
      <w:r>
        <w:rPr/>
        <w:t>Relationship: confirmed partner/funder or potential</w:t>
      </w:r>
    </w:p>
    <w:p>
      <w:pPr>
        <w:pStyle w:val="Normal"/>
        <w:rPr/>
      </w:pPr>
      <w:r>
        <w:rPr/>
        <w:t>Member Owner of relationship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Process: Special Events</w:t>
      </w:r>
    </w:p>
    <w:p>
      <w:pPr>
        <w:pStyle w:val="Normal"/>
        <w:rPr/>
      </w:pPr>
      <w:r>
        <w:rPr/>
        <w:t>Most likely a record for each special event containing</w:t>
      </w:r>
    </w:p>
    <w:p>
      <w:pPr>
        <w:pStyle w:val="Normal"/>
        <w:rPr/>
      </w:pPr>
      <w:r>
        <w:rPr/>
        <w:t>Venue, date, location, sponsors</w:t>
      </w:r>
    </w:p>
    <w:p>
      <w:pPr>
        <w:pStyle w:val="Normal"/>
        <w:rPr/>
      </w:pPr>
      <w:r>
        <w:rPr/>
        <w:t>This could most likely be planned and tracked in google workspace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575656502"/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575656502"/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5931"/>
    <w:pPr>
      <w:widowControl/>
      <w:bidi w:val="0"/>
      <w:spacing w:lineRule="auto" w:line="276"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931"/>
    <w:pPr>
      <w:keepNext w:val="true"/>
      <w:keepLines/>
      <w:spacing w:before="480" w:after="0"/>
      <w:outlineLvl w:val="0"/>
    </w:pPr>
    <w:rPr>
      <w:rFonts w:ascii="Aptos Display" w:hAnsi="Aptos Display" w:eastAsia="" w:cs="" w:asciiTheme="majorHAnsi" w:cstheme="majorBidi" w:eastAsiaTheme="majorEastAsia" w:hAnsiTheme="majorHAnsi"/>
      <w:b/>
      <w:bCs/>
      <w:color w:themeColor="accent1" w:themeShade="bf"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931"/>
    <w:pPr>
      <w:keepNext w:val="true"/>
      <w:keepLines/>
      <w:spacing w:before="200" w:after="0"/>
      <w:outlineLvl w:val="1"/>
    </w:pPr>
    <w:rPr>
      <w:rFonts w:ascii="Aptos Display" w:hAnsi="Aptos Display" w:eastAsia="" w:cs="" w:asciiTheme="majorHAnsi" w:cstheme="majorBidi" w:eastAsiaTheme="majorEastAsia" w:hAnsiTheme="majorHAnsi"/>
      <w:b/>
      <w:bCs/>
      <w:color w:themeColor="accent1" w:val="1560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931"/>
    <w:pPr>
      <w:keepNext w:val="true"/>
      <w:keepLines/>
      <w:spacing w:before="200" w:after="0"/>
      <w:outlineLvl w:val="2"/>
    </w:pPr>
    <w:rPr>
      <w:rFonts w:ascii="Aptos Display" w:hAnsi="Aptos Display" w:eastAsia="" w:cs="" w:asciiTheme="majorHAnsi" w:cstheme="majorBidi" w:eastAsiaTheme="majorEastAsia" w:hAnsiTheme="majorHAnsi"/>
      <w:b/>
      <w:bCs/>
      <w:color w:themeColor="accent1" w:val="15608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931"/>
    <w:pPr>
      <w:keepNext w:val="true"/>
      <w:keepLines/>
      <w:spacing w:before="200" w:after="0"/>
      <w:outlineLvl w:val="3"/>
    </w:pPr>
    <w:rPr>
      <w:rFonts w:ascii="Aptos Display" w:hAnsi="Aptos Display" w:eastAsia="" w:cs="" w:asciiTheme="majorHAnsi" w:cstheme="majorBidi" w:eastAsiaTheme="majorEastAsia" w:hAnsiTheme="majorHAnsi"/>
      <w:b/>
      <w:bCs/>
      <w:i/>
      <w:iCs/>
      <w:color w:themeColor="accent1" w:val="15608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1"/>
    <w:pPr>
      <w:keepNext w:val="true"/>
      <w:keepLines/>
      <w:spacing w:before="200" w:after="0"/>
      <w:outlineLvl w:val="4"/>
    </w:pPr>
    <w:rPr>
      <w:rFonts w:ascii="Aptos Display" w:hAnsi="Aptos Display" w:eastAsia="" w:cs="" w:asciiTheme="majorHAnsi" w:cstheme="majorBidi" w:eastAsiaTheme="majorEastAsia" w:hAnsiTheme="majorHAnsi"/>
      <w:color w:themeColor="accent1" w:themeShade="7f" w:val="0A2F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931"/>
    <w:pPr>
      <w:keepNext w:val="true"/>
      <w:keepLines/>
      <w:spacing w:before="200" w:after="0"/>
      <w:outlineLvl w:val="5"/>
    </w:pPr>
    <w:rPr>
      <w:rFonts w:ascii="Aptos Display" w:hAnsi="Aptos Display" w:eastAsia="" w:cs="" w:asciiTheme="majorHAnsi" w:cstheme="majorBidi" w:eastAsiaTheme="majorEastAsia" w:hAnsiTheme="majorHAnsi"/>
      <w:i/>
      <w:iCs/>
      <w:color w:themeColor="accent1" w:themeShade="7f" w:val="0A2F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931"/>
    <w:pPr>
      <w:keepNext w:val="true"/>
      <w:keepLines/>
      <w:spacing w:before="200" w:after="0"/>
      <w:outlineLvl w:val="6"/>
    </w:pPr>
    <w:rPr>
      <w:rFonts w:ascii="Aptos Display" w:hAnsi="Aptos Display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931"/>
    <w:pPr>
      <w:keepNext w:val="true"/>
      <w:keepLines/>
      <w:spacing w:before="200" w:after="0"/>
      <w:outlineLvl w:val="7"/>
    </w:pPr>
    <w:rPr>
      <w:rFonts w:ascii="Aptos Display" w:hAnsi="Aptos Display" w:eastAsia="" w:cs="" w:asciiTheme="majorHAnsi" w:cstheme="majorBidi" w:eastAsiaTheme="majorEastAsia" w:hAnsiTheme="majorHAnsi"/>
      <w:color w:themeColor="accent1" w:val="15608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931"/>
    <w:pPr>
      <w:keepNext w:val="true"/>
      <w:keepLines/>
      <w:spacing w:before="200" w:after="0"/>
      <w:outlineLvl w:val="8"/>
    </w:pPr>
    <w:rPr>
      <w:rFonts w:ascii="Aptos Display" w:hAnsi="Aptos Display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c5931"/>
    <w:rPr>
      <w:rFonts w:ascii="Aptos Display" w:hAnsi="Aptos Display" w:eastAsia="" w:cs="" w:asciiTheme="majorHAnsi" w:cstheme="majorBidi" w:eastAsiaTheme="majorEastAsia" w:hAnsiTheme="majorHAnsi"/>
      <w:b/>
      <w:bCs/>
      <w:color w:themeColor="accent1" w:themeShade="bf" w:val="0F476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c5931"/>
    <w:rPr>
      <w:rFonts w:ascii="Aptos Display" w:hAnsi="Aptos Display" w:eastAsia="" w:cs="" w:asciiTheme="majorHAnsi" w:cstheme="majorBidi" w:eastAsiaTheme="majorEastAsia" w:hAnsiTheme="majorHAnsi"/>
      <w:b/>
      <w:bCs/>
      <w:color w:themeColor="accent1" w:val="156082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c5931"/>
    <w:rPr>
      <w:rFonts w:ascii="Aptos Display" w:hAnsi="Aptos Display" w:eastAsia="" w:cs="" w:asciiTheme="majorHAnsi" w:cstheme="majorBidi" w:eastAsiaTheme="majorEastAsia" w:hAnsiTheme="majorHAnsi"/>
      <w:b/>
      <w:bCs/>
      <w:color w:themeColor="accent1" w:val="156082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c5931"/>
    <w:rPr>
      <w:rFonts w:ascii="Aptos Display" w:hAnsi="Aptos Display" w:eastAsia="" w:cs="" w:asciiTheme="majorHAnsi" w:cstheme="majorBidi" w:eastAsiaTheme="majorEastAsia" w:hAnsiTheme="majorHAnsi"/>
      <w:b/>
      <w:bCs/>
      <w:i/>
      <w:iCs/>
      <w:color w:themeColor="accent1" w:val="156082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c5931"/>
    <w:rPr>
      <w:rFonts w:ascii="Aptos Display" w:hAnsi="Aptos Display" w:eastAsia="" w:cs="" w:asciiTheme="majorHAnsi" w:cstheme="majorBidi" w:eastAsiaTheme="majorEastAsia" w:hAnsiTheme="majorHAnsi"/>
      <w:color w:themeColor="accent1" w:themeShade="7f" w:val="0A2F4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c5931"/>
    <w:rPr>
      <w:rFonts w:ascii="Aptos Display" w:hAnsi="Aptos Display" w:eastAsia="" w:cs="" w:asciiTheme="majorHAnsi" w:cstheme="majorBidi" w:eastAsiaTheme="majorEastAsia" w:hAnsiTheme="majorHAnsi"/>
      <w:i/>
      <w:iCs/>
      <w:color w:themeColor="accent1" w:themeShade="7f" w:val="0A2F4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c5931"/>
    <w:rPr>
      <w:rFonts w:ascii="Aptos Display" w:hAnsi="Aptos Display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c5931"/>
    <w:rPr>
      <w:rFonts w:ascii="Aptos Display" w:hAnsi="Aptos Display" w:eastAsia="" w:cs="" w:asciiTheme="majorHAnsi" w:cstheme="majorBidi" w:eastAsiaTheme="majorEastAsia" w:hAnsiTheme="majorHAnsi"/>
      <w:color w:themeColor="accent1" w:val="156082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c5931"/>
    <w:rPr>
      <w:rFonts w:ascii="Aptos Display" w:hAnsi="Aptos Display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qFormat/>
    <w:rsid w:val="008c5931"/>
    <w:rPr>
      <w:rFonts w:ascii="Aptos Display" w:hAnsi="Aptos Display" w:eastAsia="" w:cs="" w:asciiTheme="majorHAnsi" w:cstheme="majorBidi" w:eastAsiaTheme="majorEastAsia" w:hAnsiTheme="majorHAnsi"/>
      <w:color w:themeColor="text2" w:themeShade="bf" w:val="0A1D30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c5931"/>
    <w:rPr>
      <w:rFonts w:ascii="Aptos Display" w:hAnsi="Aptos Display" w:eastAsia="" w:cs="" w:asciiTheme="majorHAnsi" w:cstheme="majorBidi" w:eastAsiaTheme="majorEastAsia" w:hAnsiTheme="majorHAnsi"/>
      <w:i/>
      <w:iCs/>
      <w:color w:themeColor="accent1" w:val="156082"/>
      <w:spacing w:val="15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qFormat/>
    <w:rsid w:val="008c5931"/>
    <w:rPr>
      <w:i/>
      <w:iCs/>
      <w:color w:themeColor="text1" w:val="000000"/>
    </w:rPr>
  </w:style>
  <w:style w:type="character" w:styleId="IntenseEmphasis">
    <w:name w:val="Intense Emphasis"/>
    <w:basedOn w:val="DefaultParagraphFont"/>
    <w:uiPriority w:val="21"/>
    <w:qFormat/>
    <w:rsid w:val="008c5931"/>
    <w:rPr>
      <w:b/>
      <w:bCs/>
      <w:i/>
      <w:iCs/>
      <w:color w:themeColor="accent1" w:val="15608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c5931"/>
    <w:rPr>
      <w:b/>
      <w:bCs/>
      <w:i/>
      <w:iCs/>
      <w:color w:themeColor="accent1" w:val="156082"/>
    </w:rPr>
  </w:style>
  <w:style w:type="character" w:styleId="IntenseReference">
    <w:name w:val="Intense Reference"/>
    <w:basedOn w:val="DefaultParagraphFont"/>
    <w:uiPriority w:val="32"/>
    <w:qFormat/>
    <w:rsid w:val="008c5931"/>
    <w:rPr>
      <w:b/>
      <w:bCs/>
      <w:smallCaps/>
      <w:color w:themeColor="accent2" w:val="E97132"/>
      <w:spacing w:val="5"/>
      <w:u w:val="single"/>
    </w:rPr>
  </w:style>
  <w:style w:type="character" w:styleId="Strong">
    <w:name w:val="Strong"/>
    <w:basedOn w:val="DefaultParagraphFont"/>
    <w:uiPriority w:val="22"/>
    <w:qFormat/>
    <w:rsid w:val="008c5931"/>
    <w:rPr>
      <w:b/>
      <w:bCs/>
    </w:rPr>
  </w:style>
  <w:style w:type="character" w:styleId="Emphasis">
    <w:name w:val="Emphasis"/>
    <w:basedOn w:val="DefaultParagraphFont"/>
    <w:uiPriority w:val="20"/>
    <w:qFormat/>
    <w:rsid w:val="008c593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c5931"/>
    <w:rPr>
      <w:i/>
      <w:iCs/>
      <w:color w:themeColor="text1" w:themeTint="7f" w:val="808080"/>
    </w:rPr>
  </w:style>
  <w:style w:type="character" w:styleId="SubtleReference">
    <w:name w:val="Subtle Reference"/>
    <w:basedOn w:val="DefaultParagraphFont"/>
    <w:uiPriority w:val="31"/>
    <w:qFormat/>
    <w:rsid w:val="008c5931"/>
    <w:rPr>
      <w:smallCaps/>
      <w:color w:themeColor="accent2" w:val="E97132"/>
      <w:u w:val="single"/>
    </w:rPr>
  </w:style>
  <w:style w:type="character" w:styleId="BookTitle">
    <w:name w:val="Book Title"/>
    <w:basedOn w:val="DefaultParagraphFont"/>
    <w:uiPriority w:val="33"/>
    <w:qFormat/>
    <w:rsid w:val="008c5931"/>
    <w:rPr>
      <w:b/>
      <w:bCs/>
      <w:smallCaps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5195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5195c"/>
    <w:rPr/>
  </w:style>
  <w:style w:type="character" w:styleId="Hyperlink">
    <w:name w:val="Hyperlink"/>
    <w:basedOn w:val="DefaultParagraphFont"/>
    <w:uiPriority w:val="99"/>
    <w:unhideWhenUsed/>
    <w:rsid w:val="004951db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951db"/>
    <w:rPr>
      <w:color w:val="605E5C"/>
      <w:shd w:fill="E1DFDD" w:val="clear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5931"/>
    <w:pPr>
      <w:spacing w:lineRule="auto" w:line="240"/>
    </w:pPr>
    <w:rPr>
      <w:b/>
      <w:bCs/>
      <w:color w:themeColor="accent1" w:val="15608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c5931"/>
    <w:pPr>
      <w:pBdr>
        <w:bottom w:val="single" w:sz="8" w:space="4" w:color="156082" w:themeColor="accent1"/>
      </w:pBdr>
      <w:spacing w:lineRule="auto" w:line="240" w:before="0" w:after="300"/>
      <w:contextualSpacing/>
    </w:pPr>
    <w:rPr>
      <w:rFonts w:ascii="Aptos Display" w:hAnsi="Aptos Display" w:eastAsia="" w:cs="" w:asciiTheme="majorHAnsi" w:cstheme="majorBidi" w:eastAsiaTheme="majorEastAsia" w:hAnsiTheme="majorHAnsi"/>
      <w:color w:themeColor="text2" w:themeShade="bf" w:val="0A1D30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931"/>
    <w:pPr/>
    <w:rPr>
      <w:rFonts w:ascii="Aptos Display" w:hAnsi="Aptos Display" w:eastAsia="" w:cs="" w:asciiTheme="majorHAnsi" w:cstheme="majorBidi" w:eastAsiaTheme="majorEastAsia" w:hAnsiTheme="majorHAnsi"/>
      <w:i/>
      <w:iCs/>
      <w:color w:themeColor="accent1" w:val="156082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c5931"/>
    <w:pPr/>
    <w:rPr>
      <w:i/>
      <w:iCs/>
      <w:color w:themeColor="text1" w:val="000000"/>
    </w:rPr>
  </w:style>
  <w:style w:type="paragraph" w:styleId="ListParagraph">
    <w:name w:val="List Paragraph"/>
    <w:basedOn w:val="Normal"/>
    <w:uiPriority w:val="34"/>
    <w:qFormat/>
    <w:rsid w:val="008c5931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c5931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themeColor="accent1" w:val="156082"/>
    </w:rPr>
  </w:style>
  <w:style w:type="paragraph" w:styleId="NoSpacing">
    <w:name w:val="No Spacing"/>
    <w:uiPriority w:val="1"/>
    <w:qFormat/>
    <w:rsid w:val="008c5931"/>
    <w:pPr>
      <w:widowControl/>
      <w:bidi w:val="0"/>
      <w:spacing w:lineRule="auto" w:line="240" w:before="0" w:after="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5931"/>
    <w:pPr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5195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5195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core.happyfox.com/kb/article/663-client-mentoring-request-auto-response-and-notifications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LibreOffice/24.2.7.2$Linux_X86_64 LibreOffice_project/420$Build-2</Application>
  <AppVersion>15.0000</AppVersion>
  <Pages>8</Pages>
  <Words>939</Words>
  <Characters>4748</Characters>
  <CharactersWithSpaces>5490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2026-03-17T00:39:00Z</dcterms:created>
  <dc:creator>Sharon Rose</dc:creator>
  <dc:description/>
  <dc:language>en-US</dc:language>
  <cp:lastModifiedBy/>
  <dcterms:modified xsi:type="dcterms:W3CDTF">2026-03-17T11:58:26Z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